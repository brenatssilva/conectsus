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841" w:tblpY="10467"/>
        <w:tblW w:w="11076.0" w:type="dxa"/>
        <w:jc w:val="left"/>
        <w:tblLayout w:type="fixed"/>
        <w:tblLook w:val="04A0"/>
      </w:tblPr>
      <w:tblGrid>
        <w:gridCol w:w="11076"/>
        <w:tblGridChange w:id="0">
          <w:tblGrid>
            <w:gridCol w:w="11076"/>
          </w:tblGrid>
        </w:tblGridChange>
      </w:tblGrid>
      <w:tr>
        <w:trPr>
          <w:cantSplit w:val="0"/>
          <w:trHeight w:val="59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2">
            <w:pPr>
              <w:spacing w:after="20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mc:AlternateContent>
                <mc:Choice Requires="wpg">
                  <w:drawing>
                    <wp:inline distB="0" distT="0" distL="0" distR="0">
                      <wp:extent cx="6053138" cy="828675"/>
                      <wp:effectExtent b="0" l="0" r="0" t="0"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1897950" y="3377938"/>
                                <a:ext cx="6896100" cy="804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" w:cs="Libre Franklin" w:eastAsia="Libre Franklin" w:hAnsi="Libre Frankli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80"/>
                                      <w:vertAlign w:val="baseline"/>
                                    </w:rPr>
                                    <w:t xml:space="preserve">Ficha de qualificação e requisitos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6053138" cy="828675"/>
                      <wp:effectExtent b="0" l="0" r="0" t="0"/>
                      <wp:docPr id="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053138" cy="8286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spacing w:after="20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mc:AlternateContent>
                <mc:Choice Requires="wpg">
                  <w:drawing>
                    <wp:inline distB="0" distT="0" distL="0" distR="0">
                      <wp:extent cx="5597525" cy="467962"/>
                      <wp:effectExtent b="0" l="0" r="0" t="0"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2561525" y="3560307"/>
                                <a:ext cx="5568950" cy="4393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48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" w:cs="Libre Franklin" w:eastAsia="Libre Franklin" w:hAnsi="Libre Frankli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44"/>
                                      <w:vertAlign w:val="baseline"/>
                                    </w:rPr>
                                    <w:t xml:space="preserve">Indicadores de Qualidade de Dados da RNDS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5597525" cy="467962"/>
                      <wp:effectExtent b="0" l="0" r="0" t="0"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597525" cy="46796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spacing w:after="20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mc:AlternateContent>
                <mc:Choice Requires="wpg">
                  <w:drawing>
                    <wp:inline distB="0" distT="0" distL="0" distR="0">
                      <wp:extent cx="6024563" cy="466725"/>
                      <wp:effectExtent b="0" l="0" r="0" t="0"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2167825" y="3560307"/>
                                <a:ext cx="6356350" cy="4393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48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" w:cs="Libre Franklin" w:eastAsia="Libre Franklin" w:hAnsi="Libre Frankli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44"/>
                                      <w:vertAlign w:val="baseline"/>
                                    </w:rPr>
                                    <w:t xml:space="preserve">2025 | Por: Meta 2 – Índice de qualidade de dados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6024563" cy="466725"/>
                      <wp:effectExtent b="0" l="0" r="0" t="0"/>
                      <wp:docPr id="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024563" cy="4667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-1114420</wp:posOffset>
                </wp:positionH>
                <wp:positionV relativeFrom="paragraph">
                  <wp:posOffset>4410075</wp:posOffset>
                </wp:positionV>
                <wp:extent cx="7804785" cy="5362575"/>
                <wp:effectExtent b="0" l="0" r="0" t="0"/>
                <wp:wrapNone/>
                <wp:docPr descr="retângulo"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1457895" y="1113000"/>
                          <a:ext cx="7776210" cy="5334000"/>
                        </a:xfrm>
                        <a:prstGeom prst="rect">
                          <a:avLst/>
                        </a:prstGeom>
                        <a:solidFill>
                          <a:srgbClr val="3F3F3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-1114420</wp:posOffset>
                </wp:positionH>
                <wp:positionV relativeFrom="paragraph">
                  <wp:posOffset>4410075</wp:posOffset>
                </wp:positionV>
                <wp:extent cx="7804785" cy="5362575"/>
                <wp:effectExtent b="0" l="0" r="0" t="0"/>
                <wp:wrapNone/>
                <wp:docPr descr="retângulo" id="6" name="image7.png"/>
                <a:graphic>
                  <a:graphicData uri="http://schemas.openxmlformats.org/drawingml/2006/picture">
                    <pic:pic>
                      <pic:nvPicPr>
                        <pic:cNvPr descr="retângulo"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04785" cy="5362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-911220</wp:posOffset>
                </wp:positionH>
                <wp:positionV relativeFrom="paragraph">
                  <wp:posOffset>-962020</wp:posOffset>
                </wp:positionV>
                <wp:extent cx="7804785" cy="1203325"/>
                <wp:effectExtent b="0" l="0" r="0" t="0"/>
                <wp:wrapNone/>
                <wp:docPr descr="retângulo"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1457895" y="3192625"/>
                          <a:ext cx="7776210" cy="1174750"/>
                        </a:xfrm>
                        <a:prstGeom prst="rect">
                          <a:avLst/>
                        </a:prstGeom>
                        <a:solidFill>
                          <a:srgbClr val="2F559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-911220</wp:posOffset>
                </wp:positionH>
                <wp:positionV relativeFrom="paragraph">
                  <wp:posOffset>-962020</wp:posOffset>
                </wp:positionV>
                <wp:extent cx="7804785" cy="1203325"/>
                <wp:effectExtent b="0" l="0" r="0" t="0"/>
                <wp:wrapNone/>
                <wp:docPr descr="retângulo" id="7" name="image8.png"/>
                <a:graphic>
                  <a:graphicData uri="http://schemas.openxmlformats.org/drawingml/2006/picture">
                    <pic:pic>
                      <pic:nvPicPr>
                        <pic:cNvPr descr="retângulo" id="0" name="image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04785" cy="1203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-914396</wp:posOffset>
            </wp:positionH>
            <wp:positionV relativeFrom="paragraph">
              <wp:posOffset>196850</wp:posOffset>
            </wp:positionV>
            <wp:extent cx="7549205" cy="4235450"/>
            <wp:effectExtent b="0" l="0" r="0" t="0"/>
            <wp:wrapSquare wrapText="bothSides" distB="0" distT="0" distL="114300" distR="114300"/>
            <wp:docPr descr="Interface gráfica do usuário, Site&#10;&#10;O conteúdo gerado por IA pode estar incorreto." id="8" name="image1.png"/>
            <a:graphic>
              <a:graphicData uri="http://schemas.openxmlformats.org/drawingml/2006/picture">
                <pic:pic>
                  <pic:nvPicPr>
                    <pic:cNvPr descr="Interface gráfica do usuário, Site&#10;&#10;O conteúdo gerado por IA pode estar incorreto.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9205" cy="4235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000000" w:space="1" w:sz="4" w:val="single"/>
          <w:bottom w:color="000000" w:space="1" w:sz="4" w:val="single"/>
        </w:pBdr>
        <w:spacing w:after="20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FICHA DE QUALIFICAÇÃO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i015dqcfmitv – Percentual de diagnósticos consistentes com exames</w:t>
      </w:r>
      <w:sdt>
        <w:sdtPr>
          <w:id w:val="2037067489"/>
          <w:tag w:val="goog_rdk_0"/>
        </w:sdtPr>
        <w:sdtContent>
          <w:commentRangeStart w:id="0"/>
        </w:sdtContent>
      </w:sdt>
      <w:r w:rsidDel="00000000" w:rsidR="00000000" w:rsidRPr="00000000">
        <w:rPr>
          <w:b w:val="1"/>
          <w:bCs w:val="1"/>
          <w:rtl w:val="0"/>
        </w:rPr>
        <w:t xml:space="preserve"> laboratoriais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Conceituação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Mede a proporção de registros de atendimento clínico (RAC) ou conjuntos mínimos de dados (CMD) em que o diagnóstico informado (CID-10) apresenta coerência clínica com os exames laboratoriais (REL) realizados para o mesmo indivíduo em uma janela temporal de 30 dias. </w:t>
      </w:r>
      <w:sdt>
        <w:sdtPr>
          <w:id w:val="-1759603493"/>
          <w:tag w:val="goog_rdk_1"/>
        </w:sdtPr>
        <w:sdtContent>
          <w:commentRangeStart w:id="1"/>
        </w:sdtContent>
      </w:sdt>
      <w:r w:rsidDel="00000000" w:rsidR="00000000" w:rsidRPr="00000000">
        <w:rPr>
          <w:rtl w:val="0"/>
        </w:rPr>
        <w:t xml:space="preserve">Requer uma tabela de compatibilidade clínica como referência de auditoria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Interpretação</w:t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tl w:val="0"/>
        </w:rPr>
        <w:t xml:space="preserve">Este indicador reflete a confiabilidade (cf) e a acurácia epidemiológica dos dados.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Valores Elevados: Indicam alta qualidade na assistência e no registro, onde a suspeita diagnóstica é suportada por evidência laboratorial.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Valores Baixos: Podem indicar erros de digitação de códigos (CID ou exames), diagnósticos puramente clínicos sem registro de suporte ou falhas na integração entre prontuários e laboratórios.</w:t>
      </w:r>
    </w:p>
    <w:p w:rsidR="00000000" w:rsidDel="00000000" w:rsidP="00000000" w:rsidRDefault="00000000" w:rsidRPr="00000000" w14:paraId="00000011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Usos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Auditar a qualidade clínica das informações inseridas na RNDS;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Identificar padrões de codificação diagnóstica inconsistentes ou inadequados;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Subsidiar estudos de custo-efetividade e protocolos clínicos baseados em evidência.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Limitações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Depende obrigatoriamente da existência de uma Tabela de Compatibilidade atualizada. A janela temporal (30 dias) pode não ser adequada para todas as patologias. Exclui diagnósticos que não possuem marcadores laboratoriais específicos.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Fonte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Modelos Informacionais da RNDS: RAC/CMD (</w:t>
      </w:r>
      <w:sdt>
        <w:sdtPr>
          <w:id w:val="1285779605"/>
          <w:tag w:val="goog_rdk_2"/>
        </w:sdtPr>
        <w:sdtContent>
          <w:ins w:author="Veridiana Ramalho" w:id="0" w:date="2026-06-02T12:43:14Z">
            <w:r w:rsidDel="00000000" w:rsidR="00000000" w:rsidRPr="00000000">
              <w:rPr>
                <w:rtl w:val="0"/>
              </w:rPr>
              <w:t xml:space="preserve">Contato Assistencial</w:t>
            </w:r>
          </w:ins>
        </w:sdtContent>
      </w:sdt>
      <w:sdt>
        <w:sdtPr>
          <w:id w:val="1804359428"/>
          <w:tag w:val="goog_rdk_3"/>
        </w:sdtPr>
        <w:sdtContent>
          <w:del w:author="Veridiana Ramalho" w:id="0" w:date="2026-06-02T12:43:14Z">
            <w:r w:rsidDel="00000000" w:rsidR="00000000" w:rsidRPr="00000000">
              <w:rPr>
                <w:rtl w:val="0"/>
              </w:rPr>
              <w:delText xml:space="preserve">Diagnósticos</w:delText>
            </w:r>
          </w:del>
        </w:sdtContent>
      </w:sdt>
      <w:r w:rsidDel="00000000" w:rsidR="00000000" w:rsidRPr="00000000">
        <w:rPr>
          <w:rtl w:val="0"/>
        </w:rPr>
        <w:t xml:space="preserve">) e REL (Exames Laboratoriais).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Método de Cálculo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(Número de</w:t>
      </w:r>
      <w:sdt>
        <w:sdtPr>
          <w:id w:val="-1871658244"/>
          <w:tag w:val="goog_rdk_4"/>
        </w:sdtPr>
        <w:sdtContent>
          <w:ins w:author="Veridiana Ramalho" w:id="1" w:date="2026-06-02T12:44:14Z">
            <w:r w:rsidDel="00000000" w:rsidR="00000000" w:rsidRPr="00000000">
              <w:rPr>
                <w:rtl w:val="0"/>
              </w:rPr>
              <w:t xml:space="preserve"> registros com</w:t>
            </w:r>
          </w:ins>
        </w:sdtContent>
      </w:sdt>
      <w:r w:rsidDel="00000000" w:rsidR="00000000" w:rsidRPr="00000000">
        <w:rPr>
          <w:rtl w:val="0"/>
        </w:rPr>
        <w:t xml:space="preserve"> diagnósticos suportados por exames compatíveis</w:t>
      </w:r>
      <w:sdt>
        <w:sdtPr>
          <w:id w:val="-639775495"/>
          <w:tag w:val="goog_rdk_5"/>
        </w:sdtPr>
        <w:sdtContent>
          <w:ins w:author="Veridiana Ramalho" w:id="2" w:date="2026-06-02T12:45:30Z">
            <w:r w:rsidDel="00000000" w:rsidR="00000000" w:rsidRPr="00000000">
              <w:rPr>
                <w:rtl w:val="0"/>
              </w:rPr>
              <w:t xml:space="preserve"> em 30 dias</w:t>
            </w:r>
          </w:ins>
        </w:sdtContent>
      </w:sdt>
      <w:r w:rsidDel="00000000" w:rsidR="00000000" w:rsidRPr="00000000">
        <w:rPr>
          <w:rtl w:val="0"/>
        </w:rPr>
        <w:t xml:space="preserve"> / Total de </w:t>
      </w:r>
      <w:sdt>
        <w:sdtPr>
          <w:id w:val="508248172"/>
          <w:tag w:val="goog_rdk_6"/>
        </w:sdtPr>
        <w:sdtContent>
          <w:ins w:author="Veridiana Ramalho" w:id="3" w:date="2026-06-02T12:43:41Z">
            <w:r w:rsidDel="00000000" w:rsidR="00000000" w:rsidRPr="00000000">
              <w:rPr>
                <w:rtl w:val="0"/>
              </w:rPr>
              <w:t xml:space="preserve">registros com código do </w:t>
            </w:r>
          </w:ins>
        </w:sdtContent>
      </w:sdt>
      <w:r w:rsidDel="00000000" w:rsidR="00000000" w:rsidRPr="00000000">
        <w:rPr>
          <w:rtl w:val="0"/>
        </w:rPr>
        <w:t xml:space="preserve">diagnósticos constantes na tabela de compatibilidade realizados</w:t>
      </w:r>
      <w:sdt>
        <w:sdtPr>
          <w:id w:val="-1396730201"/>
          <w:tag w:val="goog_rdk_7"/>
        </w:sdtPr>
        <w:sdtContent>
          <w:ins w:author="Veridiana Ramalho" w:id="4" w:date="2026-06-02T12:45:37Z">
            <w:r w:rsidDel="00000000" w:rsidR="00000000" w:rsidRPr="00000000">
              <w:rPr>
                <w:rtl w:val="0"/>
              </w:rPr>
              <w:t xml:space="preserve"> em 30 dias</w:t>
            </w:r>
          </w:ins>
        </w:sdtContent>
      </w:sdt>
      <w:r w:rsidDel="00000000" w:rsidR="00000000" w:rsidRPr="00000000">
        <w:rPr>
          <w:rtl w:val="0"/>
        </w:rPr>
        <w:t xml:space="preserve">) * 100</w:t>
      </w:r>
    </w:p>
    <w:p w:rsidR="00000000" w:rsidDel="00000000" w:rsidP="00000000" w:rsidRDefault="00000000" w:rsidRPr="00000000" w14:paraId="0000001B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Categorias sugeridas para análise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Unidade geográfica (Região, UF, Município).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Grupo de Doenças (Ex: Doenças Infecciosas, Doenças Endócrinas).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Tipo de Estabelecimento (Hospitalar vs. Ambulatorial).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Período </w:t>
      </w:r>
      <w:sdt>
        <w:sdtPr>
          <w:id w:val="1638014497"/>
          <w:tag w:val="goog_rdk_8"/>
        </w:sdtPr>
        <w:sdtContent>
          <w:commentRangeStart w:id="2"/>
        </w:sdtContent>
      </w:sdt>
      <w:r w:rsidDel="00000000" w:rsidR="00000000" w:rsidRPr="00000000">
        <w:rPr>
          <w:rtl w:val="0"/>
        </w:rPr>
        <w:t xml:space="preserve">(Trimestral ou Anual).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Referência</w:t>
      </w:r>
    </w:p>
    <w:p w:rsidR="00000000" w:rsidDel="00000000" w:rsidP="00000000" w:rsidRDefault="00000000" w:rsidRPr="00000000" w14:paraId="00000022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Modelo da Ficha de Qualificação de Indicadores (FQI). RIPSA – Rede Interagencial de Informações para a Saúde. Disponível em: https://www.ripsa.org.br/indicadores/fqi/. </w:t>
        <w:br w:type="textWrapping"/>
        <w:t xml:space="preserve">Modelo aplicado: </w:t>
      </w:r>
      <w:hyperlink r:id="rId11">
        <w:r w:rsidDel="00000000" w:rsidR="00000000" w:rsidRPr="00000000">
          <w:rPr>
            <w:rtl w:val="0"/>
          </w:rPr>
          <w:t xml:space="preserve">http://tabnet.datasus.gov.br/tabdata/livroidb/2ed/indicadores.pdf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3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Acesso em: 10 abr. 2025.</w:t>
      </w:r>
    </w:p>
    <w:p w:rsidR="00000000" w:rsidDel="00000000" w:rsidP="00000000" w:rsidRDefault="00000000" w:rsidRPr="00000000" w14:paraId="00000024">
      <w:pPr>
        <w:spacing w:after="20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FICHA DE REQUISITOS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490.0" w:type="dxa"/>
        <w:jc w:val="left"/>
        <w:tblLayout w:type="fixed"/>
        <w:tblLook w:val="0400"/>
      </w:tblPr>
      <w:tblGrid>
        <w:gridCol w:w="2160"/>
        <w:gridCol w:w="6330"/>
        <w:tblGridChange w:id="0">
          <w:tblGrid>
            <w:gridCol w:w="2160"/>
            <w:gridCol w:w="63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Nome do Indicador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Percentual de diagnósticos consistentes com exames laboratoriais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Descrição Técnica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Percentual de indivíduos que possuem um CID-10 específico registrado no RAC/CMD e que possuem um resultado de exame (REL) compatível dentro do mesmo ciclo assistencial.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Fórmula de Cálculo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SQL (Redshift): SELECT (COUNT(DISTINCT r.co_paciente) / COUNT(DISTINCT d.co_paciente)) * 100 FROM diagnosticos d JOIN exames e ON d.co_paciente = e.co_paciente JOIN compatibilidade c ON d.co_cid = c.co_cid AND e.co_exame = c.co_exame WHERE ABS(DATEDIFF(day, d.dt_evento, e.dt_coleta)) &lt;= 30</w:t>
            </w:r>
          </w:p>
          <w:p w:rsidR="00000000" w:rsidDel="00000000" w:rsidP="00000000" w:rsidRDefault="00000000" w:rsidRPr="00000000" w14:paraId="000000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R: i018 &lt;- df_merge %&gt;% filter(compativel == TRUE &amp; diff_days &lt;= 30) %&gt;% summarize(n() / total_diag * 100)</w:t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DAX: i018 = DIVIDE(CALCULATE(COUNTROWS(Fato), Related(Compatibilidade[Status]) = "Sim"), COUNTROWS(Fato)) * 100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Campos Necessários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co_paciente, co_cid, co_procedimento_exame (ou LOINC), dt_evento, dt_coleta.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Tabelas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Sistema de Origem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Todos da RNDS (Transversal).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Período de Atualização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Trimestral.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Regras de Negócio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Considerar registros com status = 'final'. Unir tabelas pelo co_paciente. Aplicar janela temporal de ±30 dias entre o diagnóstico e o exame. Validar apenas para CIDs presentes na tabela de compatibilidade técnica.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Tipo de Dado Esperado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Percentual (0 a 100).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Desagregações Possíveis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UF, Município, CID-10 (Grupo), Estabelecimento.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Validações Esperadas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Verificação de integridade dos vínculos paciente-atendimento-exame.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Data de Implantação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Junho de 2025 (Necessita de validação clínica prévia da tabela de referência).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Responsável Técnico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Equipe ISC/UFBA na Meta 2 – Composta por médicos sanitaristas, estatísticos e cientistas de dados.</w:t>
            </w:r>
          </w:p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Equipe do Ministério da Saúde – Responsável pela curadoria da tabela de compatibilidade clínica.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Fonte Complementar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Dicionário de dados da RNDS; Terminologia LOINC; SIGTAP.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Referência do indicador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 sugerido: i018dqcfmitv</w:t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(i = indicador; 018 = ordem; dq = dimensão qualidade; cf = confiabilidade; tv = transversal).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Versão da ficha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Versão 1.0 em 11.02.2026.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Referência Técnica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SOMMERVILLE, Ian. Engenharia de Software. 9ª ed. Pearson Prentice Hall, 2011. ABNT NBR 15602 (Qualidade de dados em saúde).</w:t>
            </w:r>
          </w:p>
        </w:tc>
      </w:tr>
    </w:tbl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12" w:type="default"/>
      <w:footerReference r:id="rId13" w:type="even"/>
      <w:pgSz w:h="16838" w:w="11906" w:orient="portrait"/>
      <w:pgMar w:bottom="993" w:top="1134" w:left="1440" w:right="1440" w:header="72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Veridiana Ramalho" w:id="1" w:date="2026-06-02T12:42:13Z"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seria essa tabela?</w:t>
      </w:r>
    </w:p>
  </w:comment>
  <w:comment w:author="Veridiana Ramalho" w:id="0" w:date="2026-06-02T12:30:50Z"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Esse indicador é maravilhoso! Mas infelizmente acho que não é possível aplicá-lo no momento, pois: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 REL, atualmente, só temos dados de covid e mpox.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 amostra, não tem dados de RAC e de CMD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Acho muito rico para desconsiderar, então sugiro deixarem como recomendação.</w:t>
      </w:r>
    </w:p>
  </w:comment>
  <w:comment w:author="Veridiana Ramalho" w:id="2" w:date="2026-06-02T12:45:09Z"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faria isso se o recorte é com a janela de 30 dias?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5A" w15:done="0"/>
  <w15:commentEx w15:paraId="0000005F" w15:done="0"/>
  <w15:commentEx w15:paraId="00000060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Libre Frankl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Arial Black">
    <w:embedRegular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6873876</wp:posOffset>
              </wp:positionH>
              <wp:positionV relativeFrom="paragraph">
                <wp:posOffset>193676</wp:posOffset>
              </wp:positionV>
              <wp:extent cx="549275" cy="54927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5085650" y="3519650"/>
                        <a:ext cx="520700" cy="520700"/>
                      </a:xfrm>
                      <a:prstGeom prst="roundRect">
                        <a:avLst>
                          <a:gd fmla="val 16667" name="adj"/>
                        </a:avLst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4448"/>
                              <w:sz w:val="36"/>
                              <w:vertAlign w:val="baseline"/>
                            </w:rPr>
                            <w:t xml:space="preserve"> PAGE  \* Arabic  \* MERGEFORMAT 1</w:t>
                          </w:r>
                        </w:p>
                      </w:txbxContent>
                    </wps:txbx>
                    <wps:bodyPr anchorCtr="0" anchor="ctr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6873876</wp:posOffset>
              </wp:positionH>
              <wp:positionV relativeFrom="paragraph">
                <wp:posOffset>193676</wp:posOffset>
              </wp:positionV>
              <wp:extent cx="549275" cy="549275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9275" cy="549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5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  <w:sz w:val="2"/>
        <w:szCs w:val="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6911976</wp:posOffset>
              </wp:positionH>
              <wp:positionV relativeFrom="paragraph">
                <wp:posOffset>206376</wp:posOffset>
              </wp:positionV>
              <wp:extent cx="549275" cy="549275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5085650" y="3519650"/>
                        <a:ext cx="520700" cy="520700"/>
                      </a:xfrm>
                      <a:prstGeom prst="roundRect">
                        <a:avLst>
                          <a:gd fmla="val 16667" name="adj"/>
                        </a:avLst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4448"/>
                              <w:sz w:val="36"/>
                              <w:vertAlign w:val="baseline"/>
                            </w:rPr>
                            <w:t xml:space="preserve"> PAGE  \* Arabic  \* MERGEFORMAT 1</w:t>
                          </w:r>
                        </w:p>
                      </w:txbxContent>
                    </wps:txbx>
                    <wps:bodyPr anchorCtr="0" anchor="ctr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6911976</wp:posOffset>
              </wp:positionH>
              <wp:positionV relativeFrom="paragraph">
                <wp:posOffset>206376</wp:posOffset>
              </wp:positionV>
              <wp:extent cx="549275" cy="549275"/>
              <wp:effectExtent b="0" l="0" r="0" t="0"/>
              <wp:wrapNone/>
              <wp:docPr id="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9275" cy="549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PT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40" w:before="300" w:line="240" w:lineRule="auto"/>
    </w:pPr>
    <w:rPr>
      <w:rFonts w:ascii="Libre Franklin" w:cs="Libre Franklin" w:eastAsia="Libre Franklin" w:hAnsi="Libre Franklin"/>
      <w:color w:val="00656b"/>
      <w:sz w:val="56"/>
      <w:szCs w:val="56"/>
    </w:rPr>
  </w:style>
  <w:style w:type="paragraph" w:styleId="Heading2">
    <w:name w:val="heading 2"/>
    <w:basedOn w:val="Normal"/>
    <w:next w:val="Normal"/>
    <w:pPr>
      <w:spacing w:after="40" w:before="240" w:line="240" w:lineRule="auto"/>
    </w:pPr>
    <w:rPr>
      <w:rFonts w:ascii="Libre Franklin" w:cs="Libre Franklin" w:eastAsia="Libre Franklin" w:hAnsi="Libre Franklin"/>
      <w:color w:val="595959"/>
      <w:sz w:val="44"/>
      <w:szCs w:val="44"/>
    </w:rPr>
  </w:style>
  <w:style w:type="paragraph" w:styleId="Heading3">
    <w:name w:val="heading 3"/>
    <w:basedOn w:val="Normal"/>
    <w:next w:val="Normal"/>
    <w:pPr>
      <w:spacing w:after="40" w:before="200" w:line="240" w:lineRule="auto"/>
    </w:pPr>
    <w:rPr>
      <w:rFonts w:ascii="Libre Franklin" w:cs="Libre Franklin" w:eastAsia="Libre Franklin" w:hAnsi="Libre Franklin"/>
      <w:color w:val="595959"/>
      <w:sz w:val="36"/>
      <w:szCs w:val="36"/>
    </w:rPr>
  </w:style>
  <w:style w:type="paragraph" w:styleId="Heading4">
    <w:name w:val="heading 4"/>
    <w:basedOn w:val="Normal"/>
    <w:next w:val="Normal"/>
    <w:pPr>
      <w:spacing w:after="0" w:before="240" w:lineRule="auto"/>
    </w:pPr>
    <w:rPr>
      <w:rFonts w:ascii="Arial Black" w:cs="Arial Black" w:eastAsia="Arial Black" w:hAnsi="Arial Black"/>
      <w:b w:val="1"/>
      <w:bCs w:val="1"/>
      <w:color w:val="8da523"/>
      <w:sz w:val="24"/>
      <w:szCs w:val="24"/>
    </w:rPr>
  </w:style>
  <w:style w:type="paragraph" w:styleId="Heading5">
    <w:name w:val="heading 5"/>
    <w:basedOn w:val="Normal"/>
    <w:next w:val="Normal"/>
    <w:pPr>
      <w:spacing w:after="0" w:before="200" w:lineRule="auto"/>
    </w:pPr>
    <w:rPr>
      <w:rFonts w:ascii="Arial Black" w:cs="Arial Black" w:eastAsia="Arial Black" w:hAnsi="Arial Black"/>
      <w:b w:val="1"/>
      <w:bCs w:val="1"/>
      <w:i w:val="1"/>
      <w:iCs w:val="1"/>
      <w:color w:val="8da523"/>
    </w:rPr>
  </w:style>
  <w:style w:type="paragraph" w:styleId="Heading6">
    <w:name w:val="heading 6"/>
    <w:basedOn w:val="Normal"/>
    <w:next w:val="Normal"/>
    <w:pPr>
      <w:spacing w:after="0" w:before="200" w:lineRule="auto"/>
    </w:pPr>
    <w:rPr>
      <w:rFonts w:ascii="Arial Black" w:cs="Arial Black" w:eastAsia="Arial Black" w:hAnsi="Arial Black"/>
      <w:color w:val="5d6d17"/>
      <w:sz w:val="24"/>
      <w:szCs w:val="24"/>
    </w:rPr>
  </w:style>
  <w:style w:type="paragraph" w:styleId="Title">
    <w:name w:val="Title"/>
    <w:basedOn w:val="Normal"/>
    <w:next w:val="Normal"/>
    <w:pPr>
      <w:spacing w:line="240" w:lineRule="auto"/>
    </w:pPr>
    <w:rPr>
      <w:rFonts w:ascii="Libre Franklin" w:cs="Libre Franklin" w:eastAsia="Libre Franklin" w:hAnsi="Libre Franklin"/>
      <w:b w:val="1"/>
      <w:bCs w:val="1"/>
      <w:color w:val="008890"/>
      <w:sz w:val="80"/>
      <w:szCs w:val="80"/>
    </w:rPr>
  </w:style>
  <w:style w:type="paragraph" w:styleId="Subtitle">
    <w:name w:val="Subtitle"/>
    <w:basedOn w:val="Normal"/>
    <w:next w:val="Normal"/>
    <w:pPr>
      <w:spacing w:after="480" w:line="240" w:lineRule="auto"/>
    </w:pPr>
    <w:rPr>
      <w:rFonts w:ascii="Libre Franklin" w:cs="Libre Franklin" w:eastAsia="Libre Franklin" w:hAnsi="Libre Franklin"/>
      <w:color w:val="7f7f7f"/>
      <w:sz w:val="44"/>
      <w:szCs w:val="4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tabnet.datasus.gov.br/tabdata/livroidb/2ed/indicadores.pdf" TargetMode="External"/><Relationship Id="rId10" Type="http://schemas.openxmlformats.org/officeDocument/2006/relationships/image" Target="media/image1.png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5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Franklin-regular.ttf"/><Relationship Id="rId2" Type="http://schemas.openxmlformats.org/officeDocument/2006/relationships/font" Target="fonts/LibreFranklin-bold.ttf"/><Relationship Id="rId3" Type="http://schemas.openxmlformats.org/officeDocument/2006/relationships/font" Target="fonts/LibreFranklin-italic.ttf"/><Relationship Id="rId4" Type="http://schemas.openxmlformats.org/officeDocument/2006/relationships/font" Target="fonts/LibreFranklin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ArialBlack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euGq+rXpcFf/dwxYbKI8WvYgPQ==">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